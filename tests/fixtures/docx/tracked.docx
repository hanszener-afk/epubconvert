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bmp" ContentType="image/bmp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body>
    <w:p>
      <w:pPr>
        <w:pStyle w:val="Heading1"/>
      </w:pPr>
      <w:r>
        <w:t xml:space="preserve">Chapter One</w:t>
      </w:r>
    </w:p>
    <w:p>
      <w:r>
        <w:t xml:space="preserve">The cat sat </w:t>
      </w:r>
      <w:del w:id="2" w:author="Ed" w:date="2026-01-01T00:00:00Z">
        <w:r>
          <w:delText xml:space="preserve">quietly </w:delText>
        </w:r>
      </w:del>
      <w:ins w:id="1" w:author="Ed" w:date="2026-01-01T00:00:00Z">
        <w:r>
          <w:t xml:space="preserve">noisily </w:t>
        </w:r>
      </w:ins>
      <w:r>
        <w:t xml:space="preserve">on the mat.</w:t>
      </w:r>
    </w:p>
    <w:p>
      <w:r>
        <w:t xml:space="preserve">Then </w:t>
      </w:r>
      <w:moveFrom w:id="5" w:author="Ed" w:date="2026-01-01T00:00:00Z">
        <w:r>
          <w:t xml:space="preserve">moved words </w:t>
        </w:r>
      </w:moveFrom>
      <w:r>
        <w:t xml:space="preserve">the end</w:t>
      </w:r>
      <w:moveTo w:id="6" w:author="Ed" w:date="2026-01-01T00:00:00Z">
        <w:r>
          <w:t xml:space="preserve"> moved words</w:t>
        </w:r>
      </w:moveTo>
      <w:r>
        <w:t xml:space="preserve">.</w:t>
      </w:r>
    </w:p>
    <w:p>
      <w:r>
        <w:t xml:space="preserve">This is </w:t>
      </w:r>
      <w:r>
        <w:rPr>
          <w:i/>
          <w:rPrChange w:id="7" w:author="Ed" w:date="2026-01-01T00:00:00Z">
            <w:rPr/>
          </w:rPrChange>
        </w:rPr>
        <w:t>now italic</w:t>
      </w:r>
      <w:r>
        <w:t xml:space="preserve">.</w:t>
      </w:r>
    </w:p>
    <w:p>
      <w:commentRangeStart w:id="0"/>
      <w:r>
        <w:t xml:space="preserve">Commented text</w:t>
      </w:r>
      <w:commentRangeEnd w:id="0"/>
      <w:r>
        <w:commentReference w:id="0"/>
      </w:r>
      <w:r>
        <w:t xml:space="preserve"> stays.</w:t>
      </w:r>
    </w:p>
    <w:p>
      <w:r>
        <w:t xml:space="preserve">Another</w:t>
      </w:r>
      <w:r>
        <w:commentReference w:id="1"/>
      </w:r>
      <w:r>
        <w:t xml:space="preserve"> comment.</w:t>
      </w:r>
    </w:p>
    <w:p>
      <w:pPr>
        <w:rPr>
          <w:del w:id="8" w:author="Ed" w:date="2026-01-01T00:00:00Z"/>
        </w:rPr>
      </w:pPr>
      <w:r>
        <w:t xml:space="preserve">First half</w:t>
      </w:r>
    </w:p>
    <w:p>
      <w:r>
        <w:t xml:space="preserve"> and second half.</w:t>
      </w:r>
    </w:p>
    <w:sectPr>
      <w:pgSz w:w="12240" w:h="1584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comment w:id="0" w:author="Ed">
    <w:p>
      <w:r>
        <w:t xml:space="preserve">Is this right?</w:t>
      </w:r>
    </w:p>
  </w:comment>
  <w:comment w:id="1" w:author="Ed">
    <w:p>
      <w:r>
        <w:t xml:space="preserve">Cut this?</w:t>
      </w:r>
    </w:p>
  </w:comment>
</w:comment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 xmlns:wps="http://schemas.microsoft.com/office/word/2010/wordprocessingShape" xmlns:w14="http://schemas.microsoft.com/office/word/2010/wordml" mc:Ignorable="w14">
  <w:docDefaults>
    <w:rPrDefault>
      <w:rPr>
        <w:lang w:val="en-GB"/>
        <w:sz w:val="24"/>
      </w:rPr>
    </w:rPrDefault>
    <w:pPrDefault/>
  </w:docDefaults>
  <w:style w:type="paragraph" w:default="1" w:styleId="Normal">
    <w:name w:val="Normal"/>
  </w:style>
  <w:style w:type="character" w:default="1" w:styleId="DefaultParagraphFont">
    <w:name w:val="Default Paragraph Font"/>
  </w:style>
  <w:style w:type="paragraph" w:styleId="Heading1">
    <w:name w:val="heading 1"/>
    <w:basedOn w:val="Normal"/>
    <w:next w:val="Normal"/>
    <w:pPr>
      <w:keepNext/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</w:rPr>
  </w:style>
  <w:style w:type="paragraph" w:styleId="Title">
    <w:name w:val="Title"/>
    <w:basedOn w:val="Normal"/>
    <w:rPr>
      <w:sz w:val="56"/>
    </w:rPr>
  </w:style>
  <w:style w:type="paragraph" w:styleId="Quote">
    <w:name w:val="Quote"/>
    <w:basedOn w:val="Normal"/>
    <w:rPr>
      <w:i/>
    </w:rPr>
  </w:style>
  <w:style w:type="paragraph" w:styleId="BlockText">
    <w:name w:val="Block Text"/>
    <w:basedOn w:val="Normal"/>
  </w:style>
  <w:style w:type="paragraph" w:styleId="ChapterTitle">
    <w:name w:val="Chapter Title"/>
    <w:basedOn w:val="Heading1"/>
    <w:pPr>
      <w:jc w:val="center"/>
    </w:pPr>
  </w:style>
  <w:style w:type="character" w:styleId="Emphasis">
    <w:name w:val="Emphasis"/>
    <w:rPr>
      <w:i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Comments" Type="http://schemas.openxmlformats.org/officeDocument/2006/relationships/comments" Target="comment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Under Revision</dc:title>
  <dc:creator>Dee Drafter</dc:creator>
  <dcterms:modified xsi:type="dcterms:W3CDTF">2026-02-03T04:05:06Z</dcterms:modified>
</cp:coreProperties>
</file>